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Oword 기능 점검 문서</w:t>
      </w:r>
    </w:p>
    <w:p>
      <w:pPr>
        <w:pStyle w:val="Subtitle"/>
      </w:pPr>
      <w:r>
        <w:t>렌더링 · 편집 · 보존을 확인하는 여러 쪽짜리 문서</w:t>
      </w:r>
    </w:p>
    <w:p>
      <w:r>
        <w:t xml:space="preserve">작성: </w:t>
      </w:r>
      <w:fldSimple xmlns:a="http://schemas.openxmlformats.org/drawingml/2006/main" xmlns:pic="http://schemas.openxmlformats.org/drawingml/2006/picture" w:instr=" AUTHOR ">
        <w:r>
          <w:t>Oword 테스트</w:t>
        </w:r>
      </w:fldSimple>
    </w:p>
    <w:p>
      <w:r>
        <w:t>표지 끝.</w:t>
      </w:r>
      <w:r>
        <w:br w:type="page"/>
      </w:r>
    </w:p>
    <w:p>
      <w:pPr>
        <w:pStyle w:val="TOCHeading"/>
      </w:pPr>
      <w:r>
        <w:t>목차</w:t>
      </w:r>
    </w:p>
    <w:p>
      <w:pPr>
        <w:tabs>
          <w:tab w:val="right" w:leader="dot" w:pos="901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" w:history="1">
        <w:r>
          <w:t>1. 글자 모양</w:t>
        </w:r>
        <w:r>
          <w:tab/>
        </w:r>
        <w:r>
          <w:t>3</w:t>
        </w:r>
      </w:hyperlink>
    </w:p>
    <w:p>
      <w:pPr>
        <w:tabs>
          <w:tab w:val="right" w:leader="dot" w:pos="9016"/>
        </w:tabs>
      </w:pPr>
      <w:hyperlink w:anchor="_Toc1" w:history="1">
        <w:r>
          <w:t>2. 문단 모양</w:t>
        </w:r>
        <w:r>
          <w:tab/>
        </w:r>
        <w:r>
          <w:t>4</w:t>
        </w:r>
      </w:hyperlink>
    </w:p>
    <w:p>
      <w:pPr>
        <w:tabs>
          <w:tab w:val="right" w:leader="dot" w:pos="9016"/>
        </w:tabs>
      </w:pPr>
      <w:hyperlink w:anchor="_Toc2" w:history="1">
        <w:r>
          <w:t>3. 목록</w:t>
        </w:r>
        <w:r>
          <w:tab/>
        </w:r>
        <w:r>
          <w:t>5</w:t>
        </w:r>
      </w:hyperlink>
    </w:p>
    <w:p>
      <w:pPr>
        <w:tabs>
          <w:tab w:val="right" w:leader="dot" w:pos="9016"/>
        </w:tabs>
      </w:pPr>
      <w:hyperlink w:anchor="_Toc3" w:history="1">
        <w:r>
          <w:t>4. 표</w:t>
        </w:r>
        <w:r>
          <w:tab/>
        </w:r>
        <w:r>
          <w:t>6</w:t>
        </w:r>
      </w:hyperlink>
      <w:r>
        <w:fldChar w:fldCharType="end"/>
      </w:r>
    </w:p>
    <w:p>
      <w:r>
        <w:t>목차 끝.</w:t>
      </w:r>
      <w:r>
        <w:br w:type="page"/>
      </w:r>
    </w:p>
    <w:bookmarkStart w:id="0" w:name="_Toc0"/>
    <w:p>
      <w:pPr>
        <w:pStyle w:val="Heading1"/>
      </w:pPr>
      <w:r>
        <w:t>1. 글자 모양</w:t>
      </w:r>
    </w:p>
    <w:bookmarkEnd w:id="0"/>
    <w:p>
      <w:pPr>
        <w:pStyle w:val="Heading2"/>
      </w:pPr>
      <w:r>
        <w:t>1.1 기본 모양</w:t>
      </w:r>
    </w:p>
    <w:p>
      <w:r>
        <w:rPr>
          <w:b/>
          <w:i w:val="0"/>
        </w:rPr>
        <w:t>굵게</w:t>
      </w:r>
      <w:r>
        <w:t xml:space="preserve">, </w:t>
      </w:r>
      <w:r>
        <w:rPr>
          <w:b w:val="0"/>
          <w:i/>
        </w:rPr>
        <w:t>기울임</w:t>
      </w:r>
      <w:r>
        <w:t xml:space="preserve">, </w:t>
      </w:r>
      <w:r>
        <w:rPr>
          <w:b/>
          <w:i/>
        </w:rPr>
        <w:t>굵은 기울임</w:t>
      </w:r>
      <w:r>
        <w:t xml:space="preserve">, </w:t>
      </w:r>
      <w:r>
        <w:rPr>
          <w:strike/>
        </w:rPr>
        <w:t>취소선</w:t>
      </w:r>
      <w:r>
        <w:t xml:space="preserve">, </w:t>
      </w:r>
      <w:r>
        <w:rPr>
          <w:dstrike/>
        </w:rPr>
        <w:t>이중 취소선</w:t>
      </w:r>
      <w:r>
        <w:t>, 위 첨자 x</w:t>
      </w:r>
      <w:r>
        <w:rPr>
          <w:vertAlign w:val="superscript"/>
        </w:rPr>
        <w:t>2</w:t>
      </w:r>
      <w:r>
        <w:t>, 아래 첨자 H</w:t>
      </w:r>
      <w:r>
        <w:rPr>
          <w:vertAlign w:val="subscript"/>
        </w:rPr>
        <w:t>2</w:t>
      </w:r>
      <w:r>
        <w:t xml:space="preserve">O, </w:t>
      </w:r>
      <w:r>
        <w:rPr>
          <w:caps/>
        </w:rPr>
        <w:t>All Caps</w:t>
      </w:r>
      <w:r>
        <w:t xml:space="preserve">, </w:t>
      </w:r>
      <w:r>
        <w:rPr>
          <w:smallCaps/>
        </w:rPr>
        <w:t>Small Caps</w:t>
      </w:r>
      <w:r>
        <w:t xml:space="preserve">, </w:t>
      </w:r>
      <w:r>
        <w:rPr>
          <w:spacing xmlns:a="http://schemas.openxmlformats.org/drawingml/2006/main" xmlns:pic="http://schemas.openxmlformats.org/drawingml/2006/picture" w:val="60"/>
        </w:rPr>
        <w:t>자간 넓게</w:t>
      </w:r>
      <w:r>
        <w:t>, 숨은 글자[</w:t>
      </w:r>
      <w:r>
        <w:rPr>
          <w:vanish/>
        </w:rPr>
        <w:t>보이면 안 됨</w:t>
      </w:r>
      <w:r>
        <w:t>].</w:t>
      </w:r>
    </w:p>
    <w:p>
      <w:pPr>
        <w:pStyle w:val="Heading2"/>
      </w:pPr>
      <w:r>
        <w:t>1.2 밑줄 종류</w:t>
      </w:r>
    </w:p>
    <w:p>
      <w:r>
        <w:rPr>
          <w:u w:val="single"/>
        </w:rPr>
        <w:t>실선</w:t>
      </w:r>
      <w:r>
        <w:t xml:space="preserve">  </w:t>
      </w:r>
      <w:r>
        <w:rPr>
          <w:u w:val="double"/>
        </w:rPr>
        <w:t>이중선</w:t>
      </w:r>
      <w:r>
        <w:t xml:space="preserve">  </w:t>
      </w:r>
      <w:r>
        <w:rPr>
          <w:u w:val="dotted"/>
        </w:rPr>
        <w:t>점선</w:t>
      </w:r>
      <w:r>
        <w:t xml:space="preserve">  </w:t>
      </w:r>
      <w:r>
        <w:rPr>
          <w:u w:val="dash"/>
        </w:rPr>
        <w:t>파선</w:t>
      </w:r>
      <w:r>
        <w:t xml:space="preserve">  </w:t>
      </w:r>
      <w:r>
        <w:rPr>
          <w:u w:val="wave"/>
        </w:rPr>
        <w:t>물결선</w:t>
      </w:r>
      <w:r>
        <w:t xml:space="preserve">  </w:t>
      </w:r>
      <w:r>
        <w:rPr>
          <w:u w:val="thick"/>
        </w:rPr>
        <w:t>굵은 선</w:t>
      </w:r>
      <w:r>
        <w:t xml:space="preserve">  </w:t>
      </w:r>
      <w:r>
        <w:rPr>
          <w:u w:val="words"/>
        </w:rPr>
        <w:t>단어만</w:t>
      </w:r>
      <w:r>
        <w:t xml:space="preserve">  </w:t>
      </w:r>
    </w:p>
    <w:p>
      <w:pPr>
        <w:pStyle w:val="Heading2"/>
      </w:pPr>
      <w:r>
        <w:t>1.3 크기와 글꼴</w:t>
      </w:r>
    </w:p>
    <w:p>
      <w:r>
        <w:rPr>
          <w:sz w:val="16"/>
        </w:rPr>
        <w:t xml:space="preserve">8pt </w:t>
      </w:r>
      <w:r>
        <w:rPr>
          <w:sz w:val="20"/>
        </w:rPr>
        <w:t xml:space="preserve">10pt </w:t>
      </w:r>
      <w:r>
        <w:rPr>
          <w:sz w:val="24"/>
        </w:rPr>
        <w:t xml:space="preserve">12pt </w:t>
      </w:r>
      <w:r>
        <w:rPr>
          <w:sz w:val="32"/>
        </w:rPr>
        <w:t xml:space="preserve">16pt </w:t>
      </w:r>
      <w:r>
        <w:rPr>
          <w:sz w:val="40"/>
        </w:rPr>
        <w:t xml:space="preserve">20pt </w:t>
      </w:r>
      <w:r>
        <w:rPr>
          <w:sz w:val="56"/>
        </w:rPr>
        <w:t xml:space="preserve">28pt </w:t>
      </w:r>
      <w:r>
        <w:rPr>
          <w:sz w:val="72"/>
        </w:rPr>
        <w:t xml:space="preserve">36pt </w:t>
      </w:r>
    </w:p>
    <w:p>
      <w:r>
        <w:rPr>
          <w:rFonts w:ascii="맑은 고딕" w:hAnsi="맑은 고딕" w:eastAsia="맑은 고딕"/>
        </w:rPr>
        <w:t xml:space="preserve">맑은 고딕 가나다 Abc  </w:t>
      </w:r>
      <w:r>
        <w:rPr>
          <w:rFonts w:ascii="바탕" w:hAnsi="바탕" w:eastAsia="바탕"/>
        </w:rPr>
        <w:t xml:space="preserve">바탕 가나다 Abc  </w:t>
      </w:r>
      <w:r>
        <w:rPr>
          <w:rFonts w:ascii="굴림" w:hAnsi="굴림" w:eastAsia="굴림"/>
        </w:rPr>
        <w:t xml:space="preserve">굴림 가나다 Abc  </w:t>
      </w:r>
      <w:r>
        <w:rPr>
          <w:rFonts w:ascii="궁서" w:hAnsi="궁서" w:eastAsia="궁서"/>
        </w:rPr>
        <w:t xml:space="preserve">궁서 가나다 Abc  </w:t>
      </w:r>
      <w:r>
        <w:rPr>
          <w:rFonts w:ascii="Arial" w:hAnsi="Arial" w:eastAsia="Arial"/>
        </w:rPr>
        <w:t xml:space="preserve">Arial 가나다 Abc  </w:t>
      </w:r>
      <w:r>
        <w:rPr>
          <w:rFonts w:ascii="Times New Roman" w:hAnsi="Times New Roman" w:eastAsia="Times New Roman"/>
        </w:rPr>
        <w:t xml:space="preserve">Times New Roman 가나다 Abc  </w:t>
      </w:r>
      <w:r>
        <w:rPr>
          <w:rFonts w:ascii="Courier New" w:hAnsi="Courier New" w:eastAsia="Courier New"/>
        </w:rPr>
        <w:t xml:space="preserve">Courier New 가나다 Abc  </w:t>
      </w:r>
      <w:r>
        <w:rPr>
          <w:rFonts w:ascii="Georgia" w:hAnsi="Georgia" w:eastAsia="Georgia"/>
        </w:rPr>
        <w:t xml:space="preserve">Georgia 가나다 Abc  </w:t>
      </w:r>
    </w:p>
    <w:p>
      <w:pPr>
        <w:pStyle w:val="Heading2"/>
      </w:pPr>
      <w:r>
        <w:t>1.4 색과 형광펜</w:t>
      </w:r>
    </w:p>
    <w:p>
      <w:r>
        <w:rPr>
          <w:color w:val="C00000"/>
        </w:rPr>
        <w:t xml:space="preserve">빨강 </w:t>
      </w:r>
      <w:r>
        <w:rPr>
          <w:color w:val="0070C0"/>
        </w:rPr>
        <w:t xml:space="preserve">파랑 </w:t>
      </w:r>
      <w:r>
        <w:rPr>
          <w:color w:val="00B050"/>
        </w:rPr>
        <w:t xml:space="preserve">초록 </w:t>
      </w:r>
      <w:r>
        <w:rPr>
          <w:color w:val="7030A0"/>
        </w:rPr>
        <w:t xml:space="preserve">보라 </w:t>
      </w:r>
      <w:r>
        <w:rPr>
          <w:color xmlns:a="http://schemas.openxmlformats.org/drawingml/2006/main" xmlns:pic="http://schemas.openxmlformats.org/drawingml/2006/picture" w:val="4472C4" w:themeColor="accent1"/>
        </w:rPr>
        <w:t xml:space="preserve">테마 강조 1 </w:t>
      </w:r>
      <w:r>
        <w:rPr>
          <w:color xmlns:a="http://schemas.openxmlformats.org/drawingml/2006/main" xmlns:pic="http://schemas.openxmlformats.org/drawingml/2006/picture" w:val="2F5496" w:themeColor="accent1" w:themeShade="BF"/>
        </w:rPr>
        <w:t>테마 어둡게</w:t>
      </w:r>
    </w:p>
    <w:p>
      <w:r>
        <w:rPr>
          <w:highlight w:val="yellow"/>
        </w:rPr>
        <w:t>노랑 형광펜</w:t>
      </w:r>
      <w:r>
        <w:t xml:space="preserve"> </w:t>
      </w:r>
      <w:r>
        <w:rPr>
          <w:highlight w:val="green"/>
        </w:rPr>
        <w:t>초록 형광펜</w:t>
      </w:r>
      <w:r>
        <w:t xml:space="preserve"> </w:t>
      </w:r>
      <w:r>
        <w:rPr>
          <w:highlight w:val="cyan"/>
        </w:rPr>
        <w:t>하늘 형광펜</w:t>
      </w:r>
      <w:r>
        <w:t xml:space="preserve"> </w:t>
      </w:r>
      <w:r>
        <w:rPr>
          <w:shd xmlns:a="http://schemas.openxmlformats.org/drawingml/2006/main" xmlns:pic="http://schemas.openxmlformats.org/drawingml/2006/picture" w:val="clear" w:color="auto" w:fill="D9E2F3"/>
        </w:rPr>
        <w:t>글자 음영</w:t>
      </w:r>
    </w:p>
    <w:bookmarkStart w:id="1" w:name="_Toc1"/>
    <w:p>
      <w:pPr>
        <w:pStyle w:val="Heading1"/>
        <w:pageBreakBefore/>
      </w:pPr>
      <w:r>
        <w:t>2. 문단 모양</w:t>
      </w:r>
    </w:p>
    <w:bookmarkEnd w:id="1"/>
    <w:p>
      <w:pPr>
        <w:pStyle w:val="Heading2"/>
      </w:pPr>
      <w:r>
        <w:t>2.1 정렬</w:t>
      </w:r>
    </w:p>
    <w:p>
      <w:pPr>
        <w:jc w:val="left"/>
      </w:pPr>
      <w:r>
        <w:t>왼쪽 정렬 문단입니다.</w:t>
      </w:r>
    </w:p>
    <w:p>
      <w:pPr>
        <w:jc w:val="center"/>
      </w:pPr>
      <w:r>
        <w:t>가운데 정렬 문단입니다.</w:t>
      </w:r>
    </w:p>
    <w:p>
      <w:pPr>
        <w:jc w:val="right"/>
      </w:pPr>
      <w:r>
        <w:t>오른쪽 정렬 문단입니다.</w:t>
      </w:r>
    </w:p>
    <w:p>
      <w:pPr>
        <w:jc w:val="both"/>
      </w:pPr>
      <w:r>
        <w:t xml:space="preserve">양쪽 정렬: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pPr>
        <w:jc w:val="distribute"/>
      </w:pPr>
      <w:r>
        <w:t>배분 정렬 문단</w:t>
      </w:r>
    </w:p>
    <w:p>
      <w:pPr>
        <w:pStyle w:val="Heading2"/>
      </w:pPr>
      <w:r>
        <w:t>2.2 들여쓰기</w:t>
      </w:r>
    </w:p>
    <w:p>
      <w:pPr>
        <w:ind w:left="1134" w:right="1134"/>
      </w:pPr>
      <w:r>
        <w:t xml:space="preserve">왼쪽 2cm, 오른쪽 2cm 여백: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pPr>
        <w:ind w:firstLine="567"/>
      </w:pPr>
      <w:r>
        <w:t xml:space="preserve">첫 줄 1cm 들여쓰기: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pPr>
        <w:ind w:left="567" w:hanging="567"/>
      </w:pPr>
      <w:r>
        <w:t xml:space="preserve">첫 줄 1cm 내어쓰기: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pPr>
        <w:pStyle w:val="Heading2"/>
      </w:pPr>
      <w:r>
        <w:t>2.3 간격과 줄 간격</w:t>
      </w:r>
    </w:p>
    <w:p>
      <w:pPr>
        <w:spacing w:before="240" w:after="240"/>
      </w:pPr>
      <w:r>
        <w:t>문단 위 12pt, 아래 12pt 간격.</w:t>
      </w:r>
    </w:p>
    <w:p>
      <w:pPr>
        <w:spacing w:line="240" w:lineRule="auto"/>
      </w:pPr>
      <w:r>
        <w:t xml:space="preserve">줄 간격 1줄: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pPr>
        <w:spacing w:line="360" w:lineRule="auto"/>
      </w:pPr>
      <w:r>
        <w:t xml:space="preserve">줄 간격 1.5줄: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pPr>
        <w:spacing w:line="480" w:lineRule="auto"/>
      </w:pPr>
      <w:r>
        <w:t xml:space="preserve">줄 간격 2줄: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pPr>
        <w:spacing w:line="400" w:lineRule="exact"/>
      </w:pPr>
      <w:r>
        <w:t xml:space="preserve">줄 간격 고정 20pt: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pPr>
        <w:spacing xmlns:a="http://schemas.openxmlformats.org/drawingml/2006/main" xmlns:pic="http://schemas.openxmlformats.org/drawingml/2006/picture" w:line="600" w:lineRule="atLeast"/>
      </w:pPr>
      <w:r>
        <w:t xml:space="preserve">줄 간격 최소 30pt: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pPr>
        <w:pStyle w:val="Heading2"/>
      </w:pPr>
      <w:r>
        <w:t>2.4 테두리, 음영, 탭</w:t>
      </w:r>
    </w:p>
    <w:p>
      <w:pPr>
        <w:pBdr xmlns:a="http://schemas.openxmlformats.org/drawingml/2006/main" xmlns:pic="http://schemas.openxmlformats.org/drawingml/2006/picture">
          <w:top w:val="single" w:sz="8" w:space="4" w:color="2B6FD6"/>
          <w:left w:val="single" w:sz="8" w:space="4" w:color="2B6FD6"/>
          <w:bottom w:val="double" w:sz="6" w:space="4" w:color="2B6FD6"/>
          <w:right w:val="single" w:sz="8" w:space="4" w:color="2B6FD6"/>
        </w:pBdr>
        <w:shd xmlns:a="http://schemas.openxmlformats.org/drawingml/2006/main" xmlns:pic="http://schemas.openxmlformats.org/drawingml/2006/picture" w:val="clear" w:color="auto" w:fill="EEF3FC"/>
      </w:pPr>
      <w:r>
        <w:t xml:space="preserve">테두리와 음영이 있는 문단입니다.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>이름</w:t>
        <w:tab/>
        <w:t>부서</w:t>
        <w:tab/>
        <w:t>전화</w:t>
        <w:br/>
        <w:t>홍길동</w:t>
        <w:tab/>
        <w:t>개발</w:t>
        <w:tab/>
        <w:t>1234</w:t>
      </w:r>
    </w:p>
    <w:bookmarkStart w:id="2" w:name="_Toc2"/>
    <w:p>
      <w:pPr>
        <w:pStyle w:val="Heading1"/>
      </w:pPr>
      <w:r>
        <w:t>3. 목록</w:t>
      </w:r>
    </w:p>
    <w:bookmarkEnd w:id="2"/>
    <w:p>
      <w:pPr>
        <w:pStyle w:val="Heading2"/>
      </w:pPr>
      <w:r>
        <w:t>3.1 글머리표</w:t>
      </w:r>
    </w:p>
    <w:p>
      <w:pPr>
        <w:pStyle w:val="ListBullet"/>
      </w:pPr>
      <w:r>
        <w:t>첫 수준 항목</w:t>
      </w:r>
    </w:p>
    <w:p>
      <w:pPr>
        <w:pStyle w:val="ListBullet2"/>
      </w:pPr>
      <w:r>
        <w:t>둘째 수준 항목</w:t>
      </w:r>
    </w:p>
    <w:p>
      <w:pPr>
        <w:pStyle w:val="ListBullet3"/>
      </w:pPr>
      <w:r>
        <w:t>셋째 수준 항목</w:t>
      </w:r>
    </w:p>
    <w:p>
      <w:pPr>
        <w:pStyle w:val="ListBullet"/>
      </w:pPr>
      <w:r>
        <w:t>다시 첫 수준</w:t>
      </w:r>
    </w:p>
    <w:p>
      <w:pPr>
        <w:pStyle w:val="Heading2"/>
      </w:pPr>
      <w:r>
        <w:t>3.2 여러 수준 번호</w:t>
      </w:r>
    </w:p>
    <w:p>
      <w:pPr>
        <w:pStyle w:val="ListParagraph"/>
        <w:numPr xmlns:a="http://schemas.openxmlformats.org/drawingml/2006/main" xmlns:pic="http://schemas.openxmlformats.org/drawingml/2006/picture">
          <w:ilvl w:val="0"/>
          <w:numId w:val="90"/>
        </w:numPr>
      </w:pPr>
      <w:r>
        <w:t>첫째 장</w:t>
      </w:r>
    </w:p>
    <w:p>
      <w:pPr>
        <w:pStyle w:val="ListParagraph"/>
        <w:numPr xmlns:a="http://schemas.openxmlformats.org/drawingml/2006/main" xmlns:pic="http://schemas.openxmlformats.org/drawingml/2006/picture">
          <w:ilvl w:val="1"/>
          <w:numId w:val="90"/>
        </w:numPr>
      </w:pPr>
      <w:r>
        <w:t>첫째 절</w:t>
      </w:r>
    </w:p>
    <w:p>
      <w:pPr>
        <w:pStyle w:val="ListParagraph"/>
        <w:numPr xmlns:a="http://schemas.openxmlformats.org/drawingml/2006/main" xmlns:pic="http://schemas.openxmlformats.org/drawingml/2006/picture">
          <w:ilvl w:val="2"/>
          <w:numId w:val="90"/>
        </w:numPr>
      </w:pPr>
      <w:r>
        <w:t>첫째 항</w:t>
      </w:r>
    </w:p>
    <w:p>
      <w:pPr>
        <w:pStyle w:val="ListParagraph"/>
        <w:numPr xmlns:a="http://schemas.openxmlformats.org/drawingml/2006/main" xmlns:pic="http://schemas.openxmlformats.org/drawingml/2006/picture">
          <w:ilvl w:val="3"/>
          <w:numId w:val="90"/>
        </w:numPr>
      </w:pPr>
      <w:r>
        <w:t>세부 i</w:t>
      </w:r>
    </w:p>
    <w:p>
      <w:pPr>
        <w:pStyle w:val="ListParagraph"/>
        <w:numPr xmlns:a="http://schemas.openxmlformats.org/drawingml/2006/main" xmlns:pic="http://schemas.openxmlformats.org/drawingml/2006/picture">
          <w:ilvl w:val="3"/>
          <w:numId w:val="90"/>
        </w:numPr>
      </w:pPr>
      <w:r>
        <w:t>세부 ii</w:t>
      </w:r>
    </w:p>
    <w:p>
      <w:pPr>
        <w:pStyle w:val="ListParagraph"/>
        <w:numPr xmlns:a="http://schemas.openxmlformats.org/drawingml/2006/main" xmlns:pic="http://schemas.openxmlformats.org/drawingml/2006/picture">
          <w:ilvl w:val="2"/>
          <w:numId w:val="90"/>
        </w:numPr>
      </w:pPr>
      <w:r>
        <w:t>둘째 항</w:t>
      </w:r>
    </w:p>
    <w:p>
      <w:pPr>
        <w:pStyle w:val="ListParagraph"/>
        <w:numPr xmlns:a="http://schemas.openxmlformats.org/drawingml/2006/main" xmlns:pic="http://schemas.openxmlformats.org/drawingml/2006/picture">
          <w:ilvl w:val="1"/>
          <w:numId w:val="90"/>
        </w:numPr>
      </w:pPr>
      <w:r>
        <w:t>둘째 절</w:t>
      </w:r>
    </w:p>
    <w:p>
      <w:pPr>
        <w:pStyle w:val="ListParagraph"/>
        <w:numPr xmlns:a="http://schemas.openxmlformats.org/drawingml/2006/main" xmlns:pic="http://schemas.openxmlformats.org/drawingml/2006/picture">
          <w:ilvl w:val="0"/>
          <w:numId w:val="90"/>
        </w:numPr>
      </w:pPr>
      <w:r>
        <w:t>둘째 장</w:t>
      </w:r>
    </w:p>
    <w:p>
      <w:pPr>
        <w:pStyle w:val="ListParagraph"/>
        <w:numPr xmlns:a="http://schemas.openxmlformats.org/drawingml/2006/main" xmlns:pic="http://schemas.openxmlformats.org/drawingml/2006/picture">
          <w:ilvl w:val="4"/>
          <w:numId w:val="90"/>
        </w:numPr>
      </w:pPr>
      <w:r>
        <w:t>초성 수준</w:t>
      </w:r>
    </w:p>
    <w:p>
      <w:pPr>
        <w:pStyle w:val="ListParagraph"/>
        <w:numPr xmlns:a="http://schemas.openxmlformats.org/drawingml/2006/main" xmlns:pic="http://schemas.openxmlformats.org/drawingml/2006/picture">
          <w:ilvl w:val="6"/>
          <w:numId w:val="90"/>
        </w:numPr>
      </w:pPr>
      <w:r>
        <w:t>한글 숫자 수준</w:t>
      </w:r>
    </w:p>
    <w:p>
      <w:r>
        <w:t>번호를 5부터 다시 시작하는 목록:</w:t>
      </w:r>
    </w:p>
    <w:p>
      <w:pPr>
        <w:pStyle w:val="ListParagraph"/>
        <w:numPr xmlns:a="http://schemas.openxmlformats.org/drawingml/2006/main" xmlns:pic="http://schemas.openxmlformats.org/drawingml/2006/picture">
          <w:ilvl w:val="0"/>
          <w:numId w:val="91"/>
        </w:numPr>
      </w:pPr>
      <w:r>
        <w:t>다섯째</w:t>
      </w:r>
    </w:p>
    <w:p>
      <w:pPr>
        <w:pStyle w:val="ListParagraph"/>
        <w:numPr xmlns:a="http://schemas.openxmlformats.org/drawingml/2006/main" xmlns:pic="http://schemas.openxmlformats.org/drawingml/2006/picture">
          <w:ilvl w:val="0"/>
          <w:numId w:val="91"/>
        </w:numPr>
      </w:pPr>
      <w:r>
        <w:t>여섯째</w:t>
      </w:r>
    </w:p>
    <w:bookmarkStart w:id="3" w:name="_Toc3"/>
    <w:p>
      <w:pPr>
        <w:pStyle w:val="Heading1"/>
        <w:pageBreakBefore/>
      </w:pPr>
      <w:r>
        <w:t>4. 표</w:t>
      </w:r>
    </w:p>
    <w:bookmarkEnd w:id="3"/>
    <w:p>
      <w:pPr>
        <w:pStyle w:val="Heading2"/>
      </w:pPr>
      <w:r>
        <w:t>4.1 머리글 행과 음영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xmlns:a="http://schemas.openxmlformats.org/drawingml/2006/main" xmlns:pic="http://schemas.openxmlformats.org/drawingml/2006/picture" w:val="clear" w:color="auto" w:fill="D9E2F3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256"/>
            <w:shd xmlns:a="http://schemas.openxmlformats.org/drawingml/2006/main" xmlns:pic="http://schemas.openxmlformats.org/drawingml/2006/picture" w:val="clear" w:color="auto" w:fill="D9E2F3"/>
          </w:tcPr>
          <w:p>
            <w:r>
              <w:rPr>
                <w:b/>
              </w:rPr>
              <w:t>1분기</w:t>
            </w:r>
          </w:p>
        </w:tc>
        <w:tc>
          <w:tcPr>
            <w:tcW w:type="dxa" w:w="2256"/>
            <w:shd xmlns:a="http://schemas.openxmlformats.org/drawingml/2006/main" xmlns:pic="http://schemas.openxmlformats.org/drawingml/2006/picture" w:val="clear" w:color="auto" w:fill="D9E2F3"/>
          </w:tcPr>
          <w:p>
            <w:r>
              <w:rPr>
                <w:b/>
              </w:rPr>
              <w:t>2분기</w:t>
            </w:r>
          </w:p>
        </w:tc>
        <w:tc>
          <w:tcPr>
            <w:tcW w:type="dxa" w:w="2256"/>
            <w:shd xmlns:a="http://schemas.openxmlformats.org/drawingml/2006/main" xmlns:pic="http://schemas.openxmlformats.org/drawingml/2006/picture" w:val="clear" w:color="auto" w:fill="D9E2F3"/>
          </w:tcPr>
          <w:p>
            <w:r>
              <w:rPr>
                <w:b/>
              </w:rPr>
              <w:t>합계</w:t>
            </w:r>
          </w:p>
        </w:tc>
      </w:tr>
      <w:tr>
        <w:tc>
          <w:tcPr>
            <w:tcW w:type="dxa" w:w="2256"/>
          </w:tcPr>
          <w:p>
            <w:r>
              <w:t>매출</w:t>
            </w:r>
          </w:p>
        </w:tc>
        <w:tc>
          <w:tcPr>
            <w:tcW w:type="dxa" w:w="2256"/>
          </w:tcPr>
          <w:p>
            <w:pPr>
              <w:jc w:val="right"/>
            </w:pPr>
            <w:r>
              <w:t>120</w:t>
            </w:r>
          </w:p>
        </w:tc>
        <w:tc>
          <w:tcPr>
            <w:tcW w:type="dxa" w:w="2256"/>
          </w:tcPr>
          <w:p>
            <w:pPr>
              <w:jc w:val="right"/>
            </w:pPr>
            <w:r>
              <w:t>150</w:t>
            </w:r>
          </w:p>
        </w:tc>
        <w:tc>
          <w:tcPr>
            <w:tcW w:type="dxa" w:w="2256"/>
          </w:tcPr>
          <w:p>
            <w:pPr>
              <w:jc w:val="right"/>
            </w:pPr>
            <w:r>
              <w:t>270</w:t>
            </w:r>
          </w:p>
        </w:tc>
      </w:tr>
      <w:tr>
        <w:tc>
          <w:tcPr>
            <w:tcW w:type="dxa" w:w="2256"/>
          </w:tcPr>
          <w:p>
            <w:r>
              <w:t>비용</w:t>
            </w:r>
          </w:p>
        </w:tc>
        <w:tc>
          <w:tcPr>
            <w:tcW w:type="dxa" w:w="2256"/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2256"/>
          </w:tcPr>
          <w:p>
            <w:pPr>
              <w:jc w:val="right"/>
            </w:pPr>
            <w:r>
              <w:t>90</w:t>
            </w:r>
          </w:p>
        </w:tc>
        <w:tc>
          <w:tcPr>
            <w:tcW w:type="dxa" w:w="2256"/>
          </w:tcPr>
          <w:p>
            <w:pPr>
              <w:jc w:val="right"/>
            </w:pPr>
            <w:r>
              <w:t>170</w:t>
            </w:r>
          </w:p>
        </w:tc>
      </w:tr>
      <w:tr>
        <w:tc>
          <w:tcPr>
            <w:tcW w:type="dxa" w:w="2256"/>
          </w:tcPr>
          <w:p>
            <w:r>
              <w:t>이익</w:t>
            </w:r>
          </w:p>
        </w:tc>
        <w:tc>
          <w:tcPr>
            <w:tcW w:type="dxa" w:w="2256"/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2256"/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2256"/>
          </w:tcPr>
          <w:p>
            <w:pPr>
              <w:jc w:val="right"/>
            </w:pPr>
            <w:r>
              <w:t>100</w:t>
            </w:r>
          </w:p>
        </w:tc>
      </w:tr>
    </w:tbl>
    <w:p>
      <w:pPr>
        <w:pStyle w:val="Heading2"/>
      </w:pPr>
      <w:r>
        <w:t>4.2 셀 병합과 세로 정렬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4512"/>
            <w:gridSpan w:val="2"/>
          </w:tcPr>
          <w:p>
            <w:r>
              <w:t>가로 병합 (2칸)</w:t>
            </w:r>
          </w:p>
        </w:tc>
        <w:tc>
          <w:tcPr>
            <w:tcW w:type="dxa" w:w="2256"/>
          </w:tcPr>
          <w:p>
            <w:r>
              <w:t>C1</w:t>
            </w:r>
          </w:p>
        </w:tc>
        <w:tc>
          <w:tcPr>
            <w:tcW w:type="dxa" w:w="2256"/>
          </w:tcPr>
          <w:p>
            <w:r>
              <w:t>D1</w:t>
            </w:r>
          </w:p>
        </w:tc>
      </w:tr>
      <w:tr>
        <w:tc>
          <w:tcPr>
            <w:tcW w:type="dxa" w:w="2256"/>
            <w:vMerge w:val="restart"/>
            <w:vAlign w:val="center"/>
          </w:tcPr>
          <w:p>
            <w:r>
              <w:t>세로 병합 (3줄)</w:t>
            </w:r>
          </w:p>
        </w:tc>
        <w:tc>
          <w:tcPr>
            <w:tcW w:type="dxa" w:w="4512"/>
            <w:gridSpan w:val="2"/>
            <w:vMerge w:val="restart"/>
          </w:tcPr>
          <w:p>
            <w:r>
              <w:t>가로·세로 병합 (2×2)</w:t>
            </w:r>
          </w:p>
        </w:tc>
        <w:tc>
          <w:tcPr>
            <w:tcW w:type="dxa" w:w="2256"/>
          </w:tcPr>
          <w:p>
            <w:r>
              <w:t>D2</w:t>
            </w:r>
          </w:p>
        </w:tc>
      </w:tr>
      <w:tr>
        <w:tc>
          <w:tcPr>
            <w:tcW w:type="dxa" w:w="2256"/>
            <w:vMerge/>
          </w:tcPr>
          <w:p/>
        </w:tc>
        <w:tc>
          <w:tcPr>
            <w:tcW w:type="dxa" w:w="4512"/>
            <w:gridSpan w:val="2"/>
            <w:vMerge/>
          </w:tcPr>
          <w:p/>
        </w:tc>
        <w:tc>
          <w:tcPr>
            <w:tcW w:type="dxa" w:w="2256"/>
          </w:tcPr>
          <w:p>
            <w:r>
              <w:t>D3</w:t>
            </w:r>
          </w:p>
        </w:tc>
      </w:tr>
      <w:tr>
        <w:trPr>
          <w:trHeight w:val="850"/>
        </w:trPr>
        <w:tc>
          <w:tcPr>
            <w:tcW w:type="dxa" w:w="2256"/>
            <w:vMerge/>
          </w:tcPr>
          <w:p/>
        </w:tc>
        <w:tc>
          <w:tcPr>
            <w:tcW w:type="dxa" w:w="2256"/>
          </w:tcPr>
          <w:p>
            <w:r>
              <w:t>B4</w:t>
            </w:r>
          </w:p>
        </w:tc>
        <w:tc>
          <w:tcPr>
            <w:tcW w:type="dxa" w:w="2256"/>
          </w:tcPr>
          <w:p>
            <w:r>
              <w:t>C4</w:t>
            </w:r>
          </w:p>
        </w:tc>
        <w:tc>
          <w:tcPr>
            <w:tcW w:type="dxa" w:w="2256"/>
            <w:vAlign w:val="bottom"/>
          </w:tcPr>
          <w:p>
            <w:r>
              <w:t>아래 정렬</w:t>
            </w:r>
          </w:p>
        </w:tc>
      </w:tr>
    </w:tbl>
    <w:p>
      <w:pPr>
        <w:pStyle w:val="Heading2"/>
      </w:pPr>
      <w:r>
        <w:t>4.3 중첩 표와 테두리 없는 가운데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바깥 표의 셀</w:t>
            </w:r>
          </w:p>
        </w:tc>
        <w:tc>
          <w:tcPr>
            <w:tcW w:type="dxa" w:w="4513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56"/>
              <w:gridCol w:w="2256"/>
            </w:tblGrid>
            <w:tr>
              <w:tc>
                <w:tcPr>
                  <w:tcW w:type="dxa" w:w="2256"/>
                </w:tcPr>
                <w:p>
                  <w:r>
                    <w:t>안쪽 1-1</w:t>
                  </w:r>
                </w:p>
              </w:tc>
              <w:tc>
                <w:tcPr>
                  <w:tcW w:type="dxa" w:w="2256"/>
                </w:tcPr>
                <w:p>
                  <w:r>
                    <w:t>안쪽 1-2</w:t>
                  </w:r>
                </w:p>
              </w:tc>
            </w:tr>
            <w:tr>
              <w:tc>
                <w:tcPr>
                  <w:tcW w:type="dxa" w:w="2256"/>
                </w:tcPr>
                <w:p>
                  <w:r>
                    <w:t>안쪽 2-1</w:t>
                  </w:r>
                </w:p>
              </w:tc>
              <w:tc>
                <w:tcPr>
                  <w:tcW w:type="dxa" w:w="2256"/>
                </w:tcPr>
                <w:p>
                  <w:r>
                    <w:t>안쪽 2-2</w:t>
                  </w:r>
                </w:p>
              </w:tc>
            </w:tr>
          </w:tbl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테두리 없음 11</w:t>
            </w:r>
          </w:p>
        </w:tc>
        <w:tc>
          <w:tcPr>
            <w:tcW w:type="dxa" w:w="4513"/>
          </w:tcPr>
          <w:p>
            <w:r>
              <w:t>테두리 없음 12</w:t>
            </w:r>
          </w:p>
        </w:tc>
      </w:tr>
      <w:tr>
        <w:tc>
          <w:tcPr>
            <w:tcW w:type="dxa" w:w="4513"/>
          </w:tcPr>
          <w:p>
            <w:r>
              <w:t>테두리 없음 21</w:t>
            </w:r>
          </w:p>
        </w:tc>
        <w:tc>
          <w:tcPr>
            <w:tcW w:type="dxa" w:w="4513"/>
          </w:tcPr>
          <w:p>
            <w:r>
              <w:t>테두리 없음 22</w:t>
            </w:r>
          </w:p>
        </w:tc>
      </w:tr>
    </w:tbl>
    <w:p>
      <w:pPr>
        <w:pStyle w:val="Heading2"/>
      </w:pPr>
      <w:r>
        <w:t>4.4 여러 쪽에 걸친 긴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번호</w:t>
            </w:r>
          </w:p>
        </w:tc>
        <w:tc>
          <w:tcPr>
            <w:tcW w:type="dxa" w:w="3009"/>
          </w:tcPr>
          <w:p>
            <w:r>
              <w:t>항목</w:t>
            </w:r>
          </w:p>
        </w:tc>
        <w:tc>
          <w:tcPr>
            <w:tcW w:type="dxa" w:w="3009"/>
          </w:tcPr>
          <w:p>
            <w:r>
              <w:t>설명</w:t>
            </w:r>
          </w:p>
        </w:tc>
      </w:tr>
      <w:tr>
        <w:tc>
          <w:tcPr>
            <w:tcW w:type="dxa" w:w="3009"/>
          </w:tcPr>
          <w:p>
            <w:r>
              <w:t>1</w:t>
            </w:r>
          </w:p>
        </w:tc>
        <w:tc>
          <w:tcPr>
            <w:tcW w:type="dxa" w:w="3009"/>
          </w:tcPr>
          <w:p>
            <w:r>
              <w:t>항목 1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2</w:t>
            </w:r>
          </w:p>
        </w:tc>
        <w:tc>
          <w:tcPr>
            <w:tcW w:type="dxa" w:w="3009"/>
          </w:tcPr>
          <w:p>
            <w:r>
              <w:t>항목 2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3</w:t>
            </w:r>
          </w:p>
        </w:tc>
        <w:tc>
          <w:tcPr>
            <w:tcW w:type="dxa" w:w="3009"/>
          </w:tcPr>
          <w:p>
            <w:r>
              <w:t>항목 3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4</w:t>
            </w:r>
          </w:p>
        </w:tc>
        <w:tc>
          <w:tcPr>
            <w:tcW w:type="dxa" w:w="3009"/>
          </w:tcPr>
          <w:p>
            <w:r>
              <w:t>항목 4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5</w:t>
            </w:r>
          </w:p>
        </w:tc>
        <w:tc>
          <w:tcPr>
            <w:tcW w:type="dxa" w:w="3009"/>
          </w:tcPr>
          <w:p>
            <w:r>
              <w:t>항목 5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6</w:t>
            </w:r>
          </w:p>
        </w:tc>
        <w:tc>
          <w:tcPr>
            <w:tcW w:type="dxa" w:w="3009"/>
          </w:tcPr>
          <w:p>
            <w:r>
              <w:t>항목 6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7</w:t>
            </w:r>
          </w:p>
        </w:tc>
        <w:tc>
          <w:tcPr>
            <w:tcW w:type="dxa" w:w="3009"/>
          </w:tcPr>
          <w:p>
            <w:r>
              <w:t>항목 7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8</w:t>
            </w:r>
          </w:p>
        </w:tc>
        <w:tc>
          <w:tcPr>
            <w:tcW w:type="dxa" w:w="3009"/>
          </w:tcPr>
          <w:p>
            <w:r>
              <w:t>항목 8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9</w:t>
            </w:r>
          </w:p>
        </w:tc>
        <w:tc>
          <w:tcPr>
            <w:tcW w:type="dxa" w:w="3009"/>
          </w:tcPr>
          <w:p>
            <w:r>
              <w:t>항목 9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10</w:t>
            </w:r>
          </w:p>
        </w:tc>
        <w:tc>
          <w:tcPr>
            <w:tcW w:type="dxa" w:w="3009"/>
          </w:tcPr>
          <w:p>
            <w:r>
              <w:t>항목 10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11</w:t>
            </w:r>
          </w:p>
        </w:tc>
        <w:tc>
          <w:tcPr>
            <w:tcW w:type="dxa" w:w="3009"/>
          </w:tcPr>
          <w:p>
            <w:r>
              <w:t>항목 11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12</w:t>
            </w:r>
          </w:p>
        </w:tc>
        <w:tc>
          <w:tcPr>
            <w:tcW w:type="dxa" w:w="3009"/>
          </w:tcPr>
          <w:p>
            <w:r>
              <w:t>항목 12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13</w:t>
            </w:r>
          </w:p>
        </w:tc>
        <w:tc>
          <w:tcPr>
            <w:tcW w:type="dxa" w:w="3009"/>
          </w:tcPr>
          <w:p>
            <w:r>
              <w:t>항목 13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14</w:t>
            </w:r>
          </w:p>
        </w:tc>
        <w:tc>
          <w:tcPr>
            <w:tcW w:type="dxa" w:w="3009"/>
          </w:tcPr>
          <w:p>
            <w:r>
              <w:t>항목 14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15</w:t>
            </w:r>
          </w:p>
        </w:tc>
        <w:tc>
          <w:tcPr>
            <w:tcW w:type="dxa" w:w="3009"/>
          </w:tcPr>
          <w:p>
            <w:r>
              <w:t>항목 15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16</w:t>
            </w:r>
          </w:p>
        </w:tc>
        <w:tc>
          <w:tcPr>
            <w:tcW w:type="dxa" w:w="3009"/>
          </w:tcPr>
          <w:p>
            <w:r>
              <w:t>항목 16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17</w:t>
            </w:r>
          </w:p>
        </w:tc>
        <w:tc>
          <w:tcPr>
            <w:tcW w:type="dxa" w:w="3009"/>
          </w:tcPr>
          <w:p>
            <w:r>
              <w:t>항목 17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18</w:t>
            </w:r>
          </w:p>
        </w:tc>
        <w:tc>
          <w:tcPr>
            <w:tcW w:type="dxa" w:w="3009"/>
          </w:tcPr>
          <w:p>
            <w:r>
              <w:t>항목 18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19</w:t>
            </w:r>
          </w:p>
        </w:tc>
        <w:tc>
          <w:tcPr>
            <w:tcW w:type="dxa" w:w="3009"/>
          </w:tcPr>
          <w:p>
            <w:r>
              <w:t>항목 19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20</w:t>
            </w:r>
          </w:p>
        </w:tc>
        <w:tc>
          <w:tcPr>
            <w:tcW w:type="dxa" w:w="3009"/>
          </w:tcPr>
          <w:p>
            <w:r>
              <w:t>항목 20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21</w:t>
            </w:r>
          </w:p>
        </w:tc>
        <w:tc>
          <w:tcPr>
            <w:tcW w:type="dxa" w:w="3009"/>
          </w:tcPr>
          <w:p>
            <w:r>
              <w:t>항목 21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22</w:t>
            </w:r>
          </w:p>
        </w:tc>
        <w:tc>
          <w:tcPr>
            <w:tcW w:type="dxa" w:w="3009"/>
          </w:tcPr>
          <w:p>
            <w:r>
              <w:t>항목 22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23</w:t>
            </w:r>
          </w:p>
        </w:tc>
        <w:tc>
          <w:tcPr>
            <w:tcW w:type="dxa" w:w="3009"/>
          </w:tcPr>
          <w:p>
            <w:r>
              <w:t>항목 23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24</w:t>
            </w:r>
          </w:p>
        </w:tc>
        <w:tc>
          <w:tcPr>
            <w:tcW w:type="dxa" w:w="3009"/>
          </w:tcPr>
          <w:p>
            <w:r>
              <w:t>항목 24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25</w:t>
            </w:r>
          </w:p>
        </w:tc>
        <w:tc>
          <w:tcPr>
            <w:tcW w:type="dxa" w:w="3009"/>
          </w:tcPr>
          <w:p>
            <w:r>
              <w:t>항목 25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26</w:t>
            </w:r>
          </w:p>
        </w:tc>
        <w:tc>
          <w:tcPr>
            <w:tcW w:type="dxa" w:w="3009"/>
          </w:tcPr>
          <w:p>
            <w:r>
              <w:t>항목 26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27</w:t>
            </w:r>
          </w:p>
        </w:tc>
        <w:tc>
          <w:tcPr>
            <w:tcW w:type="dxa" w:w="3009"/>
          </w:tcPr>
          <w:p>
            <w:r>
              <w:t>항목 27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28</w:t>
            </w:r>
          </w:p>
        </w:tc>
        <w:tc>
          <w:tcPr>
            <w:tcW w:type="dxa" w:w="3009"/>
          </w:tcPr>
          <w:p>
            <w:r>
              <w:t>항목 28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29</w:t>
            </w:r>
          </w:p>
        </w:tc>
        <w:tc>
          <w:tcPr>
            <w:tcW w:type="dxa" w:w="3009"/>
          </w:tcPr>
          <w:p>
            <w:r>
              <w:t>항목 29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30</w:t>
            </w:r>
          </w:p>
        </w:tc>
        <w:tc>
          <w:tcPr>
            <w:tcW w:type="dxa" w:w="3009"/>
          </w:tcPr>
          <w:p>
            <w:r>
              <w:t>항목 30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31</w:t>
            </w:r>
          </w:p>
        </w:tc>
        <w:tc>
          <w:tcPr>
            <w:tcW w:type="dxa" w:w="3009"/>
          </w:tcPr>
          <w:p>
            <w:r>
              <w:t>항목 31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32</w:t>
            </w:r>
          </w:p>
        </w:tc>
        <w:tc>
          <w:tcPr>
            <w:tcW w:type="dxa" w:w="3009"/>
          </w:tcPr>
          <w:p>
            <w:r>
              <w:t>항목 32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33</w:t>
            </w:r>
          </w:p>
        </w:tc>
        <w:tc>
          <w:tcPr>
            <w:tcW w:type="dxa" w:w="3009"/>
          </w:tcPr>
          <w:p>
            <w:r>
              <w:t>항목 33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34</w:t>
            </w:r>
          </w:p>
        </w:tc>
        <w:tc>
          <w:tcPr>
            <w:tcW w:type="dxa" w:w="3009"/>
          </w:tcPr>
          <w:p>
            <w:r>
              <w:t>항목 34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35</w:t>
            </w:r>
          </w:p>
        </w:tc>
        <w:tc>
          <w:tcPr>
            <w:tcW w:type="dxa" w:w="3009"/>
          </w:tcPr>
          <w:p>
            <w:r>
              <w:t>항목 35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36</w:t>
            </w:r>
          </w:p>
        </w:tc>
        <w:tc>
          <w:tcPr>
            <w:tcW w:type="dxa" w:w="3009"/>
          </w:tcPr>
          <w:p>
            <w:r>
              <w:t>항목 36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37</w:t>
            </w:r>
          </w:p>
        </w:tc>
        <w:tc>
          <w:tcPr>
            <w:tcW w:type="dxa" w:w="3009"/>
          </w:tcPr>
          <w:p>
            <w:r>
              <w:t>항목 37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38</w:t>
            </w:r>
          </w:p>
        </w:tc>
        <w:tc>
          <w:tcPr>
            <w:tcW w:type="dxa" w:w="3009"/>
          </w:tcPr>
          <w:p>
            <w:r>
              <w:t>항목 38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39</w:t>
            </w:r>
          </w:p>
        </w:tc>
        <w:tc>
          <w:tcPr>
            <w:tcW w:type="dxa" w:w="3009"/>
          </w:tcPr>
          <w:p>
            <w:r>
              <w:t>항목 39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  <w:tr>
        <w:tc>
          <w:tcPr>
            <w:tcW w:type="dxa" w:w="3009"/>
          </w:tcPr>
          <w:p>
            <w:r>
              <w:t>40</w:t>
            </w:r>
          </w:p>
        </w:tc>
        <w:tc>
          <w:tcPr>
            <w:tcW w:type="dxa" w:w="3009"/>
          </w:tcPr>
          <w:p>
            <w:r>
              <w:t>항목 40</w:t>
            </w:r>
          </w:p>
        </w:tc>
        <w:tc>
          <w:tcPr>
            <w:tcW w:type="dxa" w:w="3009"/>
          </w:tcPr>
          <w:p>
            <w:r>
              <w:t>긴 표의 행입니다. 쪽 경계를 넘습니다.</w:t>
            </w:r>
          </w:p>
        </w:tc>
      </w:tr>
    </w:tbl>
    <w:p/>
    <w:p>
      <w:pPr>
        <w:pStyle w:val="Heading1"/>
        <w:pageBreakBefore/>
      </w:pPr>
      <w:r>
        <w:t>5. 그림과 개체</w:t>
      </w:r>
    </w:p>
    <w:p>
      <w:pPr>
        <w:pStyle w:val="Heading2"/>
      </w:pPr>
      <w:r>
        <w:t>5.1 인라인 그림</w:t>
      </w:r>
    </w:p>
    <w:p>
      <w:r>
        <w:drawing>
          <wp:inline xmlns:a="http://schemas.openxmlformats.org/drawingml/2006/main" xmlns:pic="http://schemas.openxmlformats.org/drawingml/2006/picture">
            <wp:extent cx="288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1. 인라인 그림</w:t>
      </w:r>
    </w:p>
    <w:p>
      <w:pPr>
        <w:pStyle w:val="Heading2"/>
      </w:pPr>
      <w:r>
        <w:t>5.2 떠 있는 그림</w:t>
      </w:r>
    </w:p>
    <w:p>
      <w:r>
        <w:t xml:space="preserve">이 문단에는 오른쪽에 떠 있는 그림(wp:anchor)이 있습니다. 편집기는 문서를 열 때 모든 XML 파트를 읽어 두고, 바꾼 부분만 다시 씁니다. 한글과 English가 섞인 문장, 숫자 12,345와 기호(괄호·따옴표 “ ”)도 줄바꿈과 정렬이 자연스러워야 합니다. </w:t>
      </w:r>
      <w:r xmlns:a="http://schemas.openxmlformats.org/drawingml/2006/main" xmlns:pic="http://schemas.openxmlformats.org/drawingml/2006/picture"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440000" cy="960000"/>
            <wp:effectExtent l="0" t="0" r="0" b="0"/>
            <wp:wrapSquare wrapText="bothSides"/>
            <wp:docPr id="50" name="떠 있는 그림"/>
            <wp:cNvGraphicFramePr/>
            <a:graphic>
              <a:graphicData uri="http://schemas.openxmlformats.org/drawingml/2006/picture">
                <pic:pic>
                  <pic:nvPicPr>
                    <pic:cNvPr id="50" name="flo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t>5.3 글상자, 기호, 수식, 각주</w:t>
      </w:r>
    </w:p>
    <w:p>
      <w:r>
        <w:t xml:space="preserve">글상자: </w:t>
      </w:r>
      <w:r xmlns:a="http://schemas.openxmlformats.org/drawingml/2006/main">
        <mc:AlternateContent>
          <mc:Choice Requires="wps">
            <w:drawing>
              <wp:inline distT="0" distB="0" distL="0" distR="0">
                <wp:extent cx="2160000" cy="720000"/>
                <wp:docPr id="60" name="글상자 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72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rPr>
                                <w:b/>
                              </w:rPr>
                              <w:t>글상자 제목</w:t>
                            </w:r>
                          </w:p>
                          <w:p>
                            <w:r>
                              <w:t>글상자 안의 둘째 문단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  <mc:Fallback>
            <w:pict>
              <v:shape style="width:170pt;height:57pt">
                <v:textbox>
                  <w:txbxContent>
                    <w:p>
                      <w:r>
                        <w:rPr>
                          <w:b/>
                        </w:rPr>
                        <w:t>글상자 제목</w:t>
                      </w:r>
                    </w:p>
                    <w:p>
                      <w:r>
                        <w:t>글상자 안의 둘째 문단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 xml:space="preserve">기호: </w:t>
      </w:r>
      <w:r>
        <w:sym w:font="Wingdings" w:char="F0FC"/>
      </w:r>
      <w:r>
        <w:t xml:space="preserve"> 확인, </w:t>
      </w:r>
      <w:r>
        <w:sym w:font="Symbol" w:char="F061"/>
      </w:r>
      <w:r>
        <w:t xml:space="preserve"> 알파, 줄 안 하이픈: A</w:t>
      </w:r>
      <w:r>
        <w:noBreakHyphen/>
      </w:r>
      <w:r>
        <w:t>B</w:t>
      </w:r>
    </w:p>
    <w:p>
      <w:r>
        <w:t xml:space="preserve">수식: </w:t>
      </w:r>
      <m:oMath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=1</m:t>
        </m:r>
      </m:oMath>
    </w:p>
    <w:p>
      <w:r>
        <w:t>각주가 달린 문장</w:t>
      </w:r>
      <w:r>
        <w:rPr>
          <w:rStyle w:val="FootnoteReference"/>
          <w:vertAlign w:val="superscript"/>
        </w:rPr>
        <w:footnoteReference w:id="1"/>
      </w:r>
      <w:r>
        <w:t>입니다.</w:t>
      </w:r>
    </w:p>
    <w:p>
      <w:pPr>
        <w:pStyle w:val="Heading1"/>
      </w:pPr>
      <w:r>
        <w:t>6. 필드와 링크</w:t>
      </w:r>
    </w:p>
    <w:p>
      <w:r>
        <w:t xml:space="preserve">외부 링크: </w:t>
      </w:r>
      <w:hyperlink r:id="rId17" w:history="1">
        <w:r>
          <w:rPr>
            <w:color w:val="0563C1"/>
            <w:u w:val="single"/>
          </w:rPr>
          <w:t>Oword 저장소</w:t>
        </w:r>
      </w:hyperlink>
      <w:r>
        <w:t xml:space="preserve">, 문서 안 링크: </w:t>
      </w:r>
      <w:hyperlink w:anchor="_Toc3" w:history="1">
        <w:r>
          <w:rPr>
            <w:color w:val="0563C1"/>
            <w:u w:val="single"/>
          </w:rPr>
          <w:t>4. 표로 가기</w:t>
        </w:r>
      </w:hyperlink>
    </w:p>
    <w:p>
      <w:r>
        <w:t xml:space="preserve">이 쪽 번호는 </w:t>
      </w:r>
      <w:r>
        <w:fldChar w:fldCharType="begin"/>
      </w:r>
      <w:r>
        <w:instrText xml:space="preserve"> PAGE </w:instrText>
      </w:r>
      <w:r>
        <w:fldChar w:fldCharType="separate"/>
      </w:r>
      <w:r>
        <w:t>7</w:t>
      </w:r>
      <w:r>
        <w:fldChar w:fldCharType="end"/>
      </w:r>
      <w:r>
        <w:t xml:space="preserve">, 전체 쪽 수는 </w:t>
      </w:r>
      <w:r>
        <w:fldChar w:fldCharType="begin"/>
      </w:r>
      <w:r>
        <w:instrText xml:space="preserve"> NUMPAGES </w:instrText>
      </w:r>
      <w:r>
        <w:fldChar w:fldCharType="separate"/>
      </w:r>
      <w:r>
        <w:t>9</w:t>
      </w:r>
      <w:r>
        <w:fldChar w:fldCharType="end"/>
      </w:r>
      <w:r>
        <w:t>입니다.</w:t>
      </w:r>
    </w:p>
    <w:p>
      <w:pPr>
        <w:pStyle w:val="Heading1"/>
      </w:pPr>
      <w:r>
        <w:t>7. 변경 내용과 메모</w:t>
      </w:r>
    </w:p>
    <w:p>
      <w:r>
        <w:t xml:space="preserve">변경 내용 추적: </w:t>
      </w:r>
      <w:ins w:id="101" w:author="검토자" w:date="2026-10-16T00:00:00Z">
        <w:r>
          <w:t>삽입된 글자</w:t>
        </w:r>
      </w:ins>
      <w:r>
        <w:t xml:space="preserve"> / </w:t>
      </w:r>
      <w:del w:id="102" w:author="검토자" w:date="2026-10-16T00:00:00Z">
        <w:r>
          <w:delText>삭제된 글자</w:delText>
        </w:r>
      </w:del>
      <w:r>
        <w:t xml:space="preserve"> 끝.</w:t>
      </w:r>
    </w:p>
    <w:p>
      <w:commentRangeStart w:id="0"/>
      <w:r>
        <w:t>메모가 달린 글자</w:t>
      </w:r>
      <w:commentRangeEnd w:id="0"/>
      <w:r>
        <w:rPr>
          <w:rStyle w:val="CommentReference"/>
        </w:rPr>
        <w:commentReference w:id="0"/>
      </w:r>
      <w:r>
        <w:t xml:space="preserve"> 뒤의 글자.</w:t>
      </w:r>
    </w:p>
    <w:p>
      <w:r>
        <w:t xml:space="preserve">콘텐츠 컨트롤: </w:t>
      </w:r>
      <w:sdt>
        <w:sdtPr>
          <w:alias w:val="이름"/>
          <w:tag w:val="name"/>
        </w:sdtPr>
        <w:sdtContent>
          <w:r>
            <w:t>홍길동</w:t>
          </w:r>
        </w:sdtContent>
      </w:sdt>
      <w:r>
        <w:t xml:space="preserve"> 님.</w:t>
      </w:r>
    </w:p>
    <w:p>
      <w:pPr>
        <w:pStyle w:val="Heading1"/>
      </w:pPr>
      <w:r>
        <w:t>8. 쪽과 구역</w:t>
      </w:r>
    </w:p>
    <w:p>
      <w:r>
        <w:t>다음 문단 뒤에 구역 나누기(다음 쪽)가 있습니다.</w:t>
      </w:r>
    </w:p>
    <w:p>
      <w:pPr>
        <w:sectPr xmlns:a="http://schemas.openxmlformats.org/drawingml/2006/main" xmlns:pic="http://schemas.openxmlformats.org/drawingml/2006/picture">
          <w:type w:val="nextPage"/>
          <w:pgSz w:w="11906" w:h="16838"/>
          <w:pgMar w:top="1440" w:right="1440" w:bottom="1440" w:left="1440" w:header="708" w:footer="708" w:gutter="0"/>
        </w:sectPr>
      </w:pPr>
      <w:r>
        <w:t>구역 1의 마지막 문단.</w:t>
      </w:r>
    </w:p>
    <w:p>
      <w:pPr>
        <w:pStyle w:val="Heading1"/>
      </w:pPr>
      <w:r>
        <w:t>9. 긴 본문</w:t>
      </w:r>
    </w:p>
    <w:p>
      <w:r>
        <w:t xml:space="preserve">1.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2.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3.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4.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5.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6.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7.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8.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9.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10.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11.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12.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13.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14.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15.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16.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17.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18.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19.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20.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21.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22.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23.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 xml:space="preserve">24.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편집기는 문서를 열 때 모든 XML 파트를 읽어 두고, 바꾼 부분만 다시 씁니다. 한글과 English가 섞인 문장, 숫자 12,345와 기호(괄호·따옴표 “ ”)도 줄바꿈과 정렬이 자연스러워야 합니다. </w:t>
      </w:r>
    </w:p>
    <w:p>
      <w:r>
        <w:t>문서 끝.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footerReference w:type="first" r:id="rId13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>
  <w:comment w:id="0" w:author="검토자" w:date="2026-10-16T00:00:00Z" w:initials="검">
    <w:p>
      <w:r>
        <w:t>메모 내용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쪽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쪽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표지 바닥글 (첫 쪽 전용)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각주 내용입니다.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Oword 기능 점검 — 홀수 쪽 머리글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Oword 기능 점검 — 짝수 쪽 머리글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a="http://schemas.openxmlformats.org/drawingml/2006/main" xmlns:pic="http://schemas.openxmlformats.org/drawingml/2006/picture" w:abstractNumId="90">
    <w:multiLevelType w:val="multilevel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ganada"/>
      <w:lvlText w:val="%2."/>
      <w:lvlJc w:val="left"/>
      <w:pPr>
        <w:ind w:left="1200" w:hanging="400"/>
      </w:pPr>
    </w:lvl>
    <w:lvl w:ilvl="2">
      <w:start w:val="1"/>
      <w:numFmt w:val="decimalEnclosedCircle"/>
      <w:lvlText w:val="%3"/>
      <w:lvlJc w:val="left"/>
      <w:pPr>
        <w:ind w:left="1600" w:hanging="400"/>
      </w:pPr>
    </w:lvl>
    <w:lvl w:ilvl="3">
      <w:start w:val="1"/>
      <w:numFmt w:val="lowerRoman"/>
      <w:lvlText w:val="%4)"/>
      <w:lvlJc w:val="left"/>
      <w:pPr>
        <w:ind w:left="2000" w:hanging="400"/>
      </w:pPr>
    </w:lvl>
    <w:lvl w:ilvl="4">
      <w:start w:val="1"/>
      <w:numFmt w:val="chosung"/>
      <w:lvlText w:val="%5."/>
      <w:lvlJc w:val="left"/>
      <w:pPr>
        <w:ind w:left="2400" w:hanging="400"/>
      </w:pPr>
    </w:lvl>
    <w:lvl w:ilvl="5">
      <w:start w:val="1"/>
      <w:numFmt w:val="upperLetter"/>
      <w:lvlText w:val="%6."/>
      <w:lvlJc w:val="left"/>
      <w:pPr>
        <w:ind w:left="2800" w:hanging="400"/>
      </w:pPr>
    </w:lvl>
    <w:lvl w:ilvl="6">
      <w:start w:val="1"/>
      <w:numFmt w:val="koreanDigital"/>
      <w:lvlText w:val="%7."/>
      <w:lvlJc w:val="left"/>
      <w:pPr>
        <w:ind w:left="3200" w:hanging="400"/>
      </w:pPr>
    </w:lvl>
    <w:lvl w:ilvl="7">
      <w:start w:val="1"/>
      <w:numFmt w:val="upperRoman"/>
      <w:lvlText w:val="%8."/>
      <w:lvlJc w:val="left"/>
      <w:pPr>
        <w:ind w:left="3600" w:hanging="400"/>
      </w:pPr>
    </w:lvl>
    <w:lvl w:ilvl="8">
      <w:start w:val="1"/>
      <w:numFmt w:val="decimal"/>
      <w:lvlText w:val="%1.%2.%9"/>
      <w:lvlJc w:val="left"/>
      <w:pPr>
        <w:ind w:left="400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xmlns:a="http://schemas.openxmlformats.org/drawingml/2006/main" xmlns:pic="http://schemas.openxmlformats.org/drawingml/2006/picture" w:numId="90">
    <w:abstractNumId w:val="90"/>
  </w:num>
  <w:num xmlns:a="http://schemas.openxmlformats.org/drawingml/2006/main" xmlns:pic="http://schemas.openxmlformats.org/drawingml/2006/picture" w:numId="91">
    <w:abstractNumId w:val="9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hAnsi="맑은 고딕" w:eastAsia="맑은 고딕"/>
        <w:sz w:val="20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footnotes" Target="footnotes.xml"/><Relationship Id="rId17" Type="http://schemas.openxmlformats.org/officeDocument/2006/relationships/hyperlink" Target="https://github.com/moonlightpark/Open-word" TargetMode="External"/><Relationship Id="rId1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Oword 기능 점검 문서</dc:title>
  <dc:subject/>
  <dc:creator>Oword 테스트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